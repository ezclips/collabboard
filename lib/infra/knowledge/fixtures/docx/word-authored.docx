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4EB4" w14:textId="7B245822" w:rsidR="00C1243D" w:rsidRDefault="00884B2A" w:rsidP="00884B2A">
      <w:pPr>
        <w:pStyle w:val="Heading1"/>
      </w:pPr>
      <w:r>
        <w:t>Tidewater loom manual</w:t>
      </w:r>
    </w:p>
    <w:p w14:paraId="4E8C14E6" w14:textId="6F0A9CF5" w:rsidR="00884B2A" w:rsidRDefault="00884B2A" w:rsidP="00884B2A">
      <w:r>
        <w:t>The tidewater warping procedure keeps tension even across the back beam.</w:t>
      </w:r>
    </w:p>
    <w:p w14:paraId="46923135" w14:textId="717692EC" w:rsidR="00884B2A" w:rsidRDefault="00884B2A" w:rsidP="00884B2A">
      <w:pPr>
        <w:pStyle w:val="Heading2"/>
      </w:pPr>
      <w:r>
        <w:t>Sett and reed</w:t>
      </w:r>
    </w:p>
    <w:p w14:paraId="33292556" w14:textId="7D95AA9E" w:rsidR="00884B2A" w:rsidRDefault="00884B2A" w:rsidP="00884B2A">
      <w:r>
        <w:t>For 8/2 cotton the recommended sett is twenty ends per inch.</w:t>
      </w:r>
      <w:r>
        <w:rPr>
          <w:rStyle w:val="FootnoteReference"/>
        </w:rPr>
        <w:footnoteReference w:id="1"/>
      </w:r>
    </w:p>
    <w:p w14:paraId="587AB233" w14:textId="761330AE" w:rsidR="00884B2A" w:rsidRDefault="00884B2A" w:rsidP="00884B2A">
      <w:pPr>
        <w:pStyle w:val="Heading2"/>
      </w:pPr>
      <w:r>
        <w:t>Warping order</w:t>
      </w:r>
    </w:p>
    <w:p w14:paraId="74568E9D" w14:textId="37AA1BD1" w:rsidR="00884B2A" w:rsidRDefault="00884B2A" w:rsidP="00884B2A">
      <w:pPr>
        <w:pStyle w:val="ListParagraph"/>
        <w:numPr>
          <w:ilvl w:val="0"/>
          <w:numId w:val="1"/>
        </w:numPr>
      </w:pPr>
      <w:r>
        <w:t>Wind the warp</w:t>
      </w:r>
    </w:p>
    <w:p w14:paraId="7444AED8" w14:textId="09F481F1" w:rsidR="00884B2A" w:rsidRDefault="00884B2A" w:rsidP="00884B2A">
      <w:pPr>
        <w:pStyle w:val="ListParagraph"/>
        <w:numPr>
          <w:ilvl w:val="1"/>
          <w:numId w:val="1"/>
        </w:numPr>
      </w:pPr>
      <w:r>
        <w:t>Measure the lease</w:t>
      </w:r>
    </w:p>
    <w:p w14:paraId="5033BB20" w14:textId="6B9E9A28" w:rsidR="00884B2A" w:rsidRDefault="00884B2A" w:rsidP="00884B2A">
      <w:pPr>
        <w:pStyle w:val="ListParagraph"/>
        <w:numPr>
          <w:ilvl w:val="1"/>
          <w:numId w:val="1"/>
        </w:numPr>
      </w:pPr>
      <w:r>
        <w:t>Cross the ends</w:t>
      </w:r>
    </w:p>
    <w:p w14:paraId="3DA36926" w14:textId="4105A914" w:rsidR="00884B2A" w:rsidRDefault="00884B2A" w:rsidP="00884B2A">
      <w:pPr>
        <w:pStyle w:val="ListParagraph"/>
        <w:numPr>
          <w:ilvl w:val="0"/>
          <w:numId w:val="1"/>
        </w:numPr>
      </w:pPr>
      <w:r>
        <w:t>Beam it on</w:t>
      </w:r>
    </w:p>
    <w:p w14:paraId="19094878" w14:textId="1EA19198" w:rsidR="00884B2A" w:rsidRDefault="00884B2A" w:rsidP="00884B2A">
      <w:pPr>
        <w:pStyle w:val="Heading2"/>
      </w:pPr>
      <w:r>
        <w:t>Yarn table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84B2A" w14:paraId="49E4388B" w14:textId="77777777" w:rsidTr="00884B2A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079247D" w14:textId="20A11BF6" w:rsidR="00884B2A" w:rsidRDefault="00884B2A" w:rsidP="00884B2A">
            <w:r>
              <w:t>Yarn</w:t>
            </w:r>
          </w:p>
        </w:tc>
        <w:tc>
          <w:tcPr>
            <w:tcW w:w="4513" w:type="dxa"/>
          </w:tcPr>
          <w:p w14:paraId="42797E04" w14:textId="5FBA73D9" w:rsidR="00884B2A" w:rsidRDefault="00884B2A" w:rsidP="00884B2A">
            <w:r>
              <w:t>Sett</w:t>
            </w:r>
          </w:p>
        </w:tc>
      </w:tr>
      <w:tr w:rsidR="00884B2A" w14:paraId="18501950" w14:textId="77777777" w:rsidTr="00884B2A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35A10AD" w14:textId="0EFB309D" w:rsidR="00884B2A" w:rsidRDefault="00884B2A" w:rsidP="00884B2A">
            <w:r>
              <w:t>8/2 cotton</w:t>
            </w:r>
          </w:p>
        </w:tc>
        <w:tc>
          <w:tcPr>
            <w:tcW w:w="4513" w:type="dxa"/>
          </w:tcPr>
          <w:p w14:paraId="413E9111" w14:textId="5584B646" w:rsidR="00884B2A" w:rsidRDefault="00884B2A" w:rsidP="00884B2A">
            <w:r>
              <w:t>20 epi</w:t>
            </w:r>
          </w:p>
        </w:tc>
      </w:tr>
      <w:tr w:rsidR="00884B2A" w14:paraId="4FEF0BB6" w14:textId="77777777" w:rsidTr="00884B2A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3E7C743" w14:textId="5F5180F5" w:rsidR="00884B2A" w:rsidRDefault="00884B2A" w:rsidP="00884B2A">
            <w:r>
              <w:t>16/2 linen</w:t>
            </w:r>
          </w:p>
        </w:tc>
        <w:tc>
          <w:tcPr>
            <w:tcW w:w="4513" w:type="dxa"/>
          </w:tcPr>
          <w:p w14:paraId="7DD42DD4" w14:textId="54CD1590" w:rsidR="00884B2A" w:rsidRDefault="00884B2A" w:rsidP="00884B2A">
            <w:r>
              <w:t>30 epi</w:t>
            </w:r>
          </w:p>
        </w:tc>
      </w:tr>
    </w:tbl>
    <w:p w14:paraId="3F7EC44B" w14:textId="77777777" w:rsidR="00884B2A" w:rsidRDefault="00884B2A" w:rsidP="00884B2A"/>
    <w:p w14:paraId="3CC24D94" w14:textId="05270C99" w:rsidR="00884B2A" w:rsidRDefault="00884B2A" w:rsidP="00884B2A">
      <w:r>
        <w:t>Beam the warp under even tension before threading the heddles.</w:t>
      </w:r>
    </w:p>
    <w:p w14:paraId="138DA415" w14:textId="619F9246" w:rsidR="00884B2A" w:rsidRDefault="00884B2A" w:rsidP="00884B2A">
      <w:r>
        <w:t xml:space="preserve">The tidewater sett is </w:t>
      </w:r>
      <w:del w:id="0" w:author="R Meichtry" w:date="2026-09-21T00:05:00Z" w16du:dateUtc="2026-09-20T22:05:00Z">
        <w:r w:rsidDel="00884B2A">
          <w:delText xml:space="preserve">rarely </w:delText>
        </w:r>
      </w:del>
      <w:r>
        <w:t>twenty ends per inch.</w:t>
      </w:r>
    </w:p>
    <w:p w14:paraId="599F22D1" w14:textId="42D668D2" w:rsidR="00884B2A" w:rsidRPr="00884B2A" w:rsidRDefault="00884B2A" w:rsidP="00884B2A">
      <w:ins w:id="1" w:author="R Meichtry" w:date="2026-09-21T00:05:00Z" w16du:dateUtc="2026-09-20T22:05:00Z">
        <w:r>
          <w:t>Check the tension again after the first pick.</w:t>
        </w:r>
      </w:ins>
    </w:p>
    <w:sectPr w:rsidR="00884B2A" w:rsidRPr="00884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ADAF" w14:textId="77777777" w:rsidR="009829EF" w:rsidRDefault="009829EF" w:rsidP="00884B2A">
      <w:pPr>
        <w:spacing w:after="0" w:line="240" w:lineRule="auto"/>
      </w:pPr>
      <w:r>
        <w:separator/>
      </w:r>
    </w:p>
  </w:endnote>
  <w:endnote w:type="continuationSeparator" w:id="0">
    <w:p w14:paraId="73275836" w14:textId="77777777" w:rsidR="009829EF" w:rsidRDefault="009829EF" w:rsidP="0088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605B" w14:textId="77777777" w:rsidR="009829EF" w:rsidRDefault="009829EF" w:rsidP="00884B2A">
      <w:pPr>
        <w:spacing w:after="0" w:line="240" w:lineRule="auto"/>
      </w:pPr>
      <w:r>
        <w:separator/>
      </w:r>
    </w:p>
  </w:footnote>
  <w:footnote w:type="continuationSeparator" w:id="0">
    <w:p w14:paraId="74F9413C" w14:textId="77777777" w:rsidR="009829EF" w:rsidRDefault="009829EF" w:rsidP="00884B2A">
      <w:pPr>
        <w:spacing w:after="0" w:line="240" w:lineRule="auto"/>
      </w:pPr>
      <w:r>
        <w:continuationSeparator/>
      </w:r>
    </w:p>
  </w:footnote>
  <w:footnote w:id="1">
    <w:p w14:paraId="71BF5BE4" w14:textId="6EA53426" w:rsidR="00884B2A" w:rsidRDefault="00884B2A">
      <w:pPr>
        <w:pStyle w:val="FootnoteText"/>
      </w:pPr>
      <w:r>
        <w:rPr>
          <w:rStyle w:val="FootnoteReference"/>
        </w:rPr>
        <w:footnoteRef/>
      </w:r>
      <w:r>
        <w:t xml:space="preserve"> Measured with a sley hook on a four-shaft table loom.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E49FF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2829321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 Meichtry">
    <w15:presenceInfo w15:providerId="Windows Live" w15:userId="e24497fbf16ce3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2A"/>
    <w:rsid w:val="00054B50"/>
    <w:rsid w:val="00884B2A"/>
    <w:rsid w:val="009829EF"/>
    <w:rsid w:val="00C1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CAAE49"/>
  <w15:chartTrackingRefBased/>
  <w15:docId w15:val="{23F47A14-EB98-46ED-B08B-A7D6A329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B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84B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84B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84B2A"/>
    <w:rPr>
      <w:vertAlign w:val="superscript"/>
    </w:rPr>
  </w:style>
  <w:style w:type="paragraph" w:styleId="Revision">
    <w:name w:val="Revision"/>
    <w:hidden/>
    <w:uiPriority w:val="99"/>
    <w:semiHidden/>
    <w:rsid w:val="00884B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401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Meichtry</dc:creator>
  <cp:keywords/>
  <dc:description/>
  <cp:lastModifiedBy>R Meichtry</cp:lastModifiedBy>
  <cp:revision>1</cp:revision>
  <dcterms:created xsi:type="dcterms:W3CDTF">2026-09-20T22:05:00Z</dcterms:created>
  <dcterms:modified xsi:type="dcterms:W3CDTF">2026-09-20T22:05:00Z</dcterms:modified>
</cp:coreProperties>
</file>