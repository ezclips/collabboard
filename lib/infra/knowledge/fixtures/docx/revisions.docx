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Loom setup notes</w:t>
      </w:r>
    </w:p>
    <w:p>
      <w:r>
        <w:t xml:space="preserve">The back beam is warped first.</w:t>
      </w:r>
    </w:p>
    <w:p>
      <w:pPr>
        <w:pStyle w:val="Heading2"/>
      </w:pPr>
      <w:r>
        <w:t xml:space="preserve">Warping</w:t>
      </w:r>
    </w:p>
    <w:p>
      <w:r>
        <w:t xml:space="preserve">Thread the raddle at one inch per section.</w:t>
      </w:r>
      <w:r>
        <w:rPr>
          <w:rStyle w:val="FootnoteReference"/>
        </w:rPr>
        <w:footnoteReference w:id="1"/>
      </w:r>
    </w:p>
    <w:p/>
    <w:p>
      <w:pPr>
        <w:pStyle w:val="Heading2"/>
      </w:pPr>
      <w:r>
        <w:t xml:space="preserve">Bullets</w:t>
      </w:r>
    </w:p>
    <w:p>
      <w:pPr>
        <w:pStyle w:val="ListParagraph"/>
        <w:numPr>
          <w:ilvl w:val="0"/>
          <w:numId w:val="1"/>
        </w:numPr>
      </w:pPr>
      <w:r>
        <w:t xml:space="preserve">Raddle</w:t>
      </w:r>
    </w:p>
    <w:p>
      <w:pPr>
        <w:pStyle w:val="ListParagraph"/>
        <w:numPr>
          <w:ilvl w:val="0"/>
          <w:numId w:val="1"/>
        </w:numPr>
      </w:pPr>
      <w:r>
        <w:t xml:space="preserve">Lease sticks</w:t>
      </w:r>
    </w:p>
    <w:p>
      <w:pPr>
        <w:pStyle w:val="ListParagraph"/>
        <w:numPr>
          <w:ilvl w:val="1"/>
          <w:numId w:val="1"/>
        </w:numPr>
      </w:pPr>
      <w:r>
        <w:t xml:space="preserve">Two of them</w:t>
      </w:r>
    </w:p>
    <w:p>
      <w:pPr>
        <w:pStyle w:val="Heading2"/>
      </w:pPr>
      <w:r>
        <w:t xml:space="preserve">Numbered</w:t>
      </w:r>
    </w:p>
    <w:p>
      <w:pPr>
        <w:pStyle w:val="ListParagraph"/>
        <w:numPr>
          <w:ilvl w:val="0"/>
          <w:numId w:val="2"/>
        </w:numPr>
      </w:pPr>
      <w:r>
        <w:t xml:space="preserve">Wind the warp</w:t>
      </w:r>
    </w:p>
    <w:p>
      <w:pPr>
        <w:pStyle w:val="ListParagraph"/>
        <w:numPr>
          <w:ilvl w:val="0"/>
          <w:numId w:val="2"/>
        </w:numPr>
      </w:pPr>
      <w:r>
        <w:t xml:space="preserve">Beam it on</w:t>
      </w:r>
    </w:p>
    <w:p>
      <w:pPr>
        <w:pStyle w:val="Heading2"/>
      </w:pPr>
      <w:r>
        <w:t xml:space="preserve">Sett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Yarn</w:t>
            </w:r>
          </w:p>
        </w:tc>
        <w:tc>
          <w:tcPr>
            <w:tcW w:type="pct" w:w="50%"/>
          </w:tcPr>
          <w:p>
            <w:r>
              <w:t xml:space="preserve">Sett</w:t>
            </w:r>
          </w:p>
        </w:tc>
      </w:tr>
      <w:tr>
        <w:tc>
          <w:tcPr>
            <w:tcW w:type="pct" w:w="50%"/>
          </w:tcPr>
          <w:p>
            <w:r>
              <w:t xml:space="preserve">8/2 cotton</w:t>
            </w:r>
          </w:p>
        </w:tc>
        <w:tc>
          <w:tcPr>
            <w:tcW w:type="pct" w:w="50%"/>
          </w:tcPr>
          <w:p>
            <w:r>
              <w:t xml:space="preserve">20 epi</w:t>
            </w:r>
          </w:p>
        </w:tc>
      </w:tr>
    </w:tbl>
    <w:p>
      <w:r>
        <w:t xml:space="preserve">After the table.</w:t>
      </w:r>
    </w:p>
    <w:p>
      <w:r>
        <w:t xml:space="preserve">The sett is </w:t>
      </w:r>
      <w:ins w:id="101" w:author="Reviewer" w:date="2026-09-20T10:00:00Z">
        <w:r>
          <w:t xml:space="preserve">usually </w:t>
        </w:r>
      </w:ins>
      <w:del w:id="102" w:author="Reviewer" w:date="2026-09-20T10:01:00Z">
        <w:r>
          <w:delText xml:space="preserve">never </w:delText>
        </w:r>
      </w:del>
      <w:r>
        <w:t>20 epi.</w:t>
      </w:r>
    </w:p>
    <w:p>
      <w:commentRangeStart w:id="1"/>
      <w:r>
        <w:t>Check this against the draft.</w:t>
      </w:r>
      <w:commentRangeEnd w:id="1"/>
      <w:r>
        <w:comment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d="1" w:author="Reviewer" w:date="2026-09-20T10:02:00Z" w:initials="R">
    <w:p>
      <w:r>
        <w:t>The draft says 24 epi.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Measured on a four-shaft table loom.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2026-09-20T17:28:13.753Z</dcterms:created>
  <dcterms:modified xsi:type="dcterms:W3CDTF">2026-09-20T17:28:13.753Z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